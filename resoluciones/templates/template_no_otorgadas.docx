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/>
        <w:ind w:start="338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GOBIERNO DE LA PROVINCIA DE CÓRDOBA </w:t>
      </w:r>
    </w:p>
    <w:p>
      <w:pPr>
        <w:pStyle w:val="Normal"/>
        <w:widowControl w:val="false"/>
        <w:spacing w:lineRule="auto" w:line="240" w:before="22" w:after="0"/>
        <w:ind w:start="2126"/>
        <w:rPr>
          <w:b/>
          <w:color w:val="000000"/>
          <w:sz w:val="19"/>
          <w:szCs w:val="19"/>
        </w:rPr>
      </w:pPr>
      <w:r>
        <w:rPr/>
        <w:drawing>
          <wp:inline distT="0" distB="0" distL="0" distR="0">
            <wp:extent cx="425450" cy="48133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8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240"/>
        <w:ind w:start="1124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MINISTERIO DE EDUCACIÓN </w:t>
      </w:r>
    </w:p>
    <w:p>
      <w:pPr>
        <w:pStyle w:val="Normal"/>
        <w:widowControl w:val="false"/>
        <w:spacing w:lineRule="auto" w:line="240"/>
        <w:ind w:start="1283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SECRETARÍA DE EDUCACIÓN  </w:t>
      </w:r>
    </w:p>
    <w:p>
      <w:pPr>
        <w:pStyle w:val="Normal"/>
        <w:widowControl w:val="false"/>
        <w:spacing w:lineRule="auto" w:line="240"/>
        <w:ind w:start="538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DIRECCIÓN GENERAL DE EDUCACIÓN TÉCNICA </w:t>
      </w:r>
    </w:p>
    <w:p>
      <w:pPr>
        <w:pStyle w:val="Normal"/>
        <w:widowControl w:val="false"/>
        <w:spacing w:lineRule="auto" w:line="240"/>
        <w:ind w:start="1249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Y FORMACIÓN PROFESIONAL </w:t>
      </w:r>
    </w:p>
    <w:p>
      <w:pPr>
        <w:pStyle w:val="Normal"/>
        <w:widowControl w:val="false"/>
        <w:spacing w:lineRule="auto" w:line="240" w:before="1185" w:after="0"/>
        <w:ind w:end="1161"/>
        <w:jc w:val="end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CÓRDOBA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, {{fecha}}</w:t>
      </w:r>
    </w:p>
    <w:p>
      <w:pPr>
        <w:pStyle w:val="Normal"/>
        <w:widowControl w:val="false"/>
        <w:spacing w:lineRule="auto" w:line="240" w:before="1522" w:after="0"/>
        <w:ind w:start="2421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VISTO: </w:t>
      </w:r>
    </w:p>
    <w:p>
      <w:pPr>
        <w:pStyle w:val="Normal"/>
        <w:widowControl w:val="false"/>
        <w:spacing w:lineRule="auto" w:line="240" w:before="124" w:after="0"/>
        <w:ind w:end="382"/>
        <w:jc w:val="end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La Resolución Ministerial 412/2010, la Ley Provincial de Educación </w:t>
      </w:r>
    </w:p>
    <w:p>
      <w:pPr>
        <w:pStyle w:val="Normal"/>
        <w:widowControl w:val="false"/>
        <w:spacing w:lineRule="auto" w:line="250" w:before="20" w:after="0"/>
        <w:ind w:firstLine="1" w:start="1" w:end="314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Nº 9870 y el pedido formulado por el estudiante del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INSTITUTO SUPERIOR POLITÉCNICO</w:t>
      </w:r>
    </w:p>
    <w:p>
      <w:pPr>
        <w:pStyle w:val="Normal"/>
        <w:widowControl w:val="false"/>
        <w:spacing w:lineRule="auto" w:line="250" w:before="20" w:after="0"/>
        <w:ind w:firstLine="1" w:start="1" w:end="31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CÓRDOBA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de Capital </w:t>
      </w:r>
      <w:r>
        <w:rPr>
          <w:rFonts w:eastAsia="Times New Roman" w:cs="Times New Roman" w:ascii="Times New Roman" w:hAnsi="Times New Roman"/>
          <w:sz w:val="28"/>
          <w:szCs w:val="28"/>
        </w:rPr>
        <w:t>-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Sr/a.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{{nombre}} {{apellido}}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mediante el cual solicita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equivalencias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de las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asignaturas: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{{equivalencias_corresponde}}.</w:t>
      </w:r>
    </w:p>
    <w:p>
      <w:pPr>
        <w:pStyle w:val="Normal"/>
        <w:widowControl w:val="false"/>
        <w:spacing w:lineRule="auto" w:line="250" w:before="20" w:after="0"/>
        <w:ind w:firstLine="1" w:start="1" w:end="314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250" w:before="20" w:after="0"/>
        <w:ind w:firstLine="1" w:start="1" w:end="314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CONSIDERANDO</w:t>
      </w:r>
    </w:p>
    <w:p>
      <w:pPr>
        <w:pStyle w:val="Normal"/>
        <w:widowControl w:val="false"/>
        <w:spacing w:lineRule="auto" w:line="240" w:before="172" w:after="0"/>
        <w:ind w:firstLine="724" w:start="6" w:end="13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Que el estudiante ha cursado y aprobado los espacios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curriculares de: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{{materias_unicas}}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del Plan de Origen en la Carrera en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{{carreras_origen_unicas}}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de {{instituciones_unicas}}.</w:t>
      </w:r>
    </w:p>
    <w:p>
      <w:pPr>
        <w:pStyle w:val="Normal"/>
        <w:widowControl w:val="false"/>
        <w:spacing w:lineRule="auto" w:line="240" w:before="160" w:after="0"/>
        <w:ind w:firstLine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240" w:before="160" w:after="0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Que ha presentado constancia de dichas aprobaciones debidamente  </w:t>
      </w:r>
    </w:p>
    <w:p>
      <w:pPr>
        <w:pStyle w:val="Normal"/>
        <w:widowControl w:val="false"/>
        <w:spacing w:lineRule="auto" w:line="240" w:before="19" w:after="0"/>
        <w:ind w:start="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certificadas y programa analítico correspondiente; </w:t>
      </w:r>
    </w:p>
    <w:p>
      <w:pPr>
        <w:pStyle w:val="Normal"/>
        <w:widowControl w:val="false"/>
        <w:spacing w:lineRule="auto" w:line="240" w:before="185" w:after="0"/>
        <w:ind w:end="347"/>
        <w:jc w:val="end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Que la presentación ha sido exhaustivamente valorada por los  </w:t>
      </w:r>
    </w:p>
    <w:p>
      <w:pPr>
        <w:pStyle w:val="Normal"/>
        <w:widowControl w:val="false"/>
        <w:spacing w:lineRule="auto" w:line="240" w:before="20" w:after="0"/>
        <w:ind w:start="1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responsables de las respectivas cátedras; </w:t>
      </w:r>
    </w:p>
    <w:p>
      <w:pPr>
        <w:pStyle w:val="Normal"/>
        <w:widowControl w:val="false"/>
        <w:spacing w:lineRule="auto" w:line="240" w:before="169" w:after="0"/>
        <w:ind w:end="321"/>
        <w:jc w:val="end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Que resulta necesario dar cumplimiento a lo dispuesto por el Art 30,  </w:t>
      </w:r>
    </w:p>
    <w:p>
      <w:pPr>
        <w:pStyle w:val="Normal"/>
        <w:widowControl w:val="false"/>
        <w:spacing w:lineRule="auto" w:line="240" w:before="20" w:after="0"/>
        <w:ind w:start="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Capítulo 4 de la Resolución Ministerial N° 412/2010; </w:t>
      </w:r>
    </w:p>
    <w:p>
      <w:pPr>
        <w:pStyle w:val="Normal"/>
        <w:widowControl w:val="false"/>
        <w:spacing w:lineRule="auto" w:line="240" w:before="185" w:after="0"/>
        <w:ind w:start="326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Por ello, </w:t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EL DIRECTOR DEL INSTITUTO SUPERIOR POLITÉCNICO CÓRDOBA  R E S U E L V E </w:t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000000"/>
        </w:rPr>
        <w:t xml:space="preserve">/// </w:t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widowControl w:val="false"/>
        <w:spacing w:lineRule="auto" w:line="240"/>
        <w:ind w:start="338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GOBIERNO DE LA PROVINCIA DE CÓRDOBA </w:t>
      </w:r>
    </w:p>
    <w:p>
      <w:pPr>
        <w:pStyle w:val="Normal"/>
        <w:widowControl w:val="false"/>
        <w:spacing w:lineRule="auto" w:line="240" w:before="22" w:after="0"/>
        <w:ind w:start="2126"/>
        <w:rPr>
          <w:b/>
          <w:color w:val="000000"/>
          <w:sz w:val="19"/>
          <w:szCs w:val="19"/>
        </w:rPr>
      </w:pPr>
      <w:r>
        <w:rPr/>
        <w:drawing>
          <wp:inline distT="0" distB="0" distL="0" distR="0">
            <wp:extent cx="425450" cy="48133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8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240"/>
        <w:ind w:start="1124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MINISTERIO DE EDUCACIÓN </w:t>
      </w:r>
    </w:p>
    <w:p>
      <w:pPr>
        <w:pStyle w:val="Normal"/>
        <w:widowControl w:val="false"/>
        <w:spacing w:lineRule="auto" w:line="240"/>
        <w:ind w:start="1283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SECRETARÍA DE EDUCACIÓN  </w:t>
      </w:r>
    </w:p>
    <w:p>
      <w:pPr>
        <w:pStyle w:val="Normal"/>
        <w:widowControl w:val="false"/>
        <w:spacing w:lineRule="auto" w:line="240"/>
        <w:ind w:start="538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DIRECCIÓN GENERAL DE EDUCACIÓN TÉCNICA </w:t>
      </w:r>
    </w:p>
    <w:p>
      <w:pPr>
        <w:pStyle w:val="Normal"/>
        <w:widowControl w:val="false"/>
        <w:spacing w:lineRule="auto" w:line="240"/>
        <w:ind w:start="1249"/>
        <w:rPr>
          <w:b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Y FORMACIÓN PROFESIONAL </w:t>
      </w:r>
    </w:p>
    <w:p>
      <w:pPr>
        <w:pStyle w:val="Normal"/>
        <w:widowControl w:val="false"/>
        <w:spacing w:lineRule="auto" w:line="240"/>
        <w:ind w:start="1249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widowControl w:val="false"/>
        <w:spacing w:lineRule="auto" w:line="240"/>
        <w:ind w:start="1249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widowControl w:val="false"/>
        <w:spacing w:lineRule="auto" w:line="24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widowControl w:val="false"/>
        <w:spacing w:lineRule="auto" w:line="240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Art. 1°.- HACER LUGAR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a la solicitud de equivalencias de la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asignatura de {{equivalencias_no_corresponde}},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presentada por el/la Sr/a.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{{nombre}} {{apellido}}, {{dni}}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estudiante del INSTITUTO SUPERIOR POLITÉCNICO CÓRDOBA de </w:t>
      </w:r>
      <w:r>
        <w:rPr>
          <w:rFonts w:eastAsia="Times New Roman" w:cs="Times New Roman" w:ascii="Times New Roman" w:hAnsi="Times New Roman"/>
          <w:color w:val="000000"/>
        </w:rPr>
        <w:t xml:space="preserve">Capital, en la carrera Tecnicatura Superior en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{{tecnicatura}}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, dando como: </w:t>
      </w:r>
    </w:p>
    <w:p>
      <w:pPr>
        <w:pStyle w:val="Normal"/>
        <w:widowControl w:val="false"/>
        <w:spacing w:lineRule="auto" w:line="24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"/>
        <w:tblW w:w="10077" w:type="dxa"/>
        <w:jc w:val="start"/>
        <w:tblInd w:w="10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3410"/>
        <w:gridCol w:w="2190"/>
        <w:gridCol w:w="588"/>
        <w:gridCol w:w="1919"/>
        <w:gridCol w:w="1970"/>
      </w:tblGrid>
      <w:tr>
        <w:trPr>
          <w:trHeight w:val="675" w:hRule="atLeast"/>
        </w:trPr>
        <w:tc>
          <w:tcPr>
            <w:tcW w:w="3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ASIGNATURA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PLAN DE ORIGEN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ASIGNATURA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PLAN DE DESTINO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R.M. N° {{</w:t>
            </w:r>
            <w:ins w:id="0" w:author="Microsoft Word" w:date="2025-09-12T14:51:00Z">
              <w:r>
                <w:rPr>
                  <w:rFonts w:eastAsia="Times New Roman" w:cs="Times New Roman" w:ascii="Times New Roman" w:hAnsi="Times New Roman"/>
                  <w:b/>
                  <w:color w:val="000000"/>
                  <w:sz w:val="16"/>
                  <w:szCs w:val="16"/>
                </w:rPr>
                <w:t>res_ministeria</w:t>
              </w:r>
            </w:ins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l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}}</w:t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AÑO </w:t>
            </w:r>
          </w:p>
        </w:tc>
        <w:tc>
          <w:tcPr>
            <w:tcW w:w="1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TECNICATURA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SUPERIOR EN </w:t>
            </w:r>
          </w:p>
        </w:tc>
        <w:tc>
          <w:tcPr>
            <w:tcW w:w="1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351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SITUACIÓN</w:t>
            </w:r>
          </w:p>
          <w:p>
            <w:pPr>
              <w:pStyle w:val="Normal"/>
              <w:widowControl w:val="false"/>
              <w:spacing w:lineRule="auto" w:line="240"/>
              <w:ind w:start="351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{%tr for m in materias_corresponden %}</w:t>
            </w:r>
          </w:p>
        </w:tc>
      </w:tr>
      <w:tr>
        <w:trPr>
          <w:trHeight w:val="945" w:hRule="atLeast"/>
        </w:trPr>
        <w:tc>
          <w:tcPr>
            <w:tcW w:w="3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{{m.materia}}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{{m.carrera_origen}}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- </w:t>
            </w:r>
            <w:bookmarkStart w:id="0" w:name="_Hlk208689191"/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{{m.institucion}}</w:t>
            </w:r>
            <w:bookmarkEnd w:id="0"/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32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18"/>
              </w:rPr>
              <w:t>{{m.equivalencia}}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end="184"/>
              <w:jc w:val="end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sz w:val="16"/>
                <w:szCs w:val="16"/>
              </w:rPr>
              <w:t>{{m.año_cursado}}</w:t>
            </w:r>
          </w:p>
        </w:tc>
        <w:tc>
          <w:tcPr>
            <w:tcW w:w="1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end="257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{{m.tecnicatura}}</w:t>
            </w:r>
          </w:p>
          <w:p>
            <w:pPr>
              <w:pStyle w:val="Normal"/>
              <w:widowControl w:val="false"/>
              <w:spacing w:lineRule="auto" w:line="240"/>
              <w:ind w:end="257"/>
              <w:jc w:val="center"/>
              <w:rPr>
                <w:rFonts w:ascii="Times New Roman" w:hAnsi="Times New Roman" w:eastAsia="Times New Roman" w:cs="Times New Roman"/>
                <w:b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u w:val="single"/>
              </w:rPr>
            </w:r>
          </w:p>
        </w:tc>
        <w:tc>
          <w:tcPr>
            <w:tcW w:w="1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17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Corresponde</w:t>
            </w:r>
          </w:p>
          <w:p>
            <w:pPr>
              <w:pStyle w:val="Normal"/>
              <w:widowControl w:val="false"/>
              <w:spacing w:lineRule="auto" w:line="240"/>
              <w:ind w:start="17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</w:tc>
      </w:tr>
      <w:p>
        <w:r>
          <w:t/>
        </w:r>
      </w:p>
      <w:tr>
        <w:tc>
          <w:p>
            <w:r>
              <w:t/>
            </w:r>
          </w:p>
        </w:tc>
      </w:tr>
      <w:tr>
        <w:tc>
          <w:p>
            <w:r>
              <w:t/>
            </w:r>
          </w:p>
        </w:tc>
      </w:tr>
      <w:tr>
        <w:tc>
          <w:p>
            <w:r>
              <w:t>{%tr endfor %}</w:t>
            </w:r>
          </w:p>
        </w:tc>
      </w:tr>
    </w:tbl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spacing w:lineRule="auto" w:line="463"/>
        <w:ind w:end="225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463"/>
        <w:ind w:end="225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463"/>
        <w:ind w:hanging="4" w:start="6" w:end="225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Art. 1.- NO HACER LUGAR  a la solicitud de equivalencias de la asignatura de {{equivalencias_no_corresponde}}, presentada por el/la Sr/a.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{{nombre}} {{apellido}}, {{dni}}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estudiante del INSTITUTO SUPERIOR POLITÉCNICO CÓRDOBA de Capital, en la carrera Tecnicatura Superior en {{tecnicatura}}, dando como:</w:t>
      </w:r>
    </w:p>
    <w:p>
      <w:pPr>
        <w:pStyle w:val="Normal"/>
        <w:widowControl w:val="false"/>
        <w:spacing w:lineRule="auto" w:line="24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"/>
        <w:tblW w:w="10077" w:type="dxa"/>
        <w:jc w:val="start"/>
        <w:tblInd w:w="10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3410"/>
        <w:gridCol w:w="2190"/>
        <w:gridCol w:w="588"/>
        <w:gridCol w:w="1919"/>
        <w:gridCol w:w="1970"/>
      </w:tblGrid>
      <w:tr>
        <w:trPr>
          <w:trHeight w:val="675" w:hRule="atLeast"/>
        </w:trPr>
        <w:tc>
          <w:tcPr>
            <w:tcW w:w="3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ASIGNATURA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PLAN DE ORIGEN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ASIGNATURA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PLAN DE DESTINO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R.M. N° {{res_ministerial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}}</w:t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AÑO </w:t>
            </w:r>
          </w:p>
        </w:tc>
        <w:tc>
          <w:tcPr>
            <w:tcW w:w="1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TECNICATURA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SUPERIOR EN </w:t>
            </w:r>
          </w:p>
        </w:tc>
        <w:tc>
          <w:tcPr>
            <w:tcW w:w="1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351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SITUACIÓN</w:t>
            </w:r>
          </w:p>
          <w:p>
            <w:pPr>
              <w:pStyle w:val="Normal"/>
              <w:widowControl w:val="false"/>
              <w:spacing w:lineRule="auto" w:line="240"/>
              <w:ind w:start="351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{%tr for m in materias_no_corresponden %}</w:t>
            </w:r>
          </w:p>
        </w:tc>
      </w:tr>
      <w:tr>
        <w:trPr>
          <w:trHeight w:val="945" w:hRule="atLeast"/>
        </w:trPr>
        <w:tc>
          <w:tcPr>
            <w:tcW w:w="3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{{m.materia}}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{{m.carrera_origen}}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- </w:t>
            </w:r>
            <w:bookmarkStart w:id="1" w:name="_Hlk208689191_Copia_1"/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{{m.institucion}}</w:t>
            </w:r>
            <w:bookmarkEnd w:id="1"/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32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18"/>
              </w:rPr>
              <w:t>{{m.equivalencia}}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end="184"/>
              <w:jc w:val="end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sz w:val="16"/>
                <w:szCs w:val="16"/>
              </w:rPr>
              <w:t>{{m.año_cursado}}</w:t>
            </w:r>
          </w:p>
        </w:tc>
        <w:tc>
          <w:tcPr>
            <w:tcW w:w="1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end="257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{{m.tecnicatura}}</w:t>
            </w:r>
          </w:p>
          <w:p>
            <w:pPr>
              <w:pStyle w:val="Normal"/>
              <w:widowControl w:val="false"/>
              <w:spacing w:lineRule="auto" w:line="240"/>
              <w:ind w:end="257"/>
              <w:jc w:val="center"/>
              <w:rPr>
                <w:rFonts w:ascii="Times New Roman" w:hAnsi="Times New Roman" w:eastAsia="Times New Roman" w:cs="Times New Roman"/>
                <w:b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u w:val="single"/>
              </w:rPr>
            </w:r>
          </w:p>
        </w:tc>
        <w:tc>
          <w:tcPr>
            <w:tcW w:w="1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17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No Corresponde</w:t>
            </w:r>
          </w:p>
        </w:tc>
      </w:tr>
      <w:p>
        <w:r>
          <w:t/>
        </w:r>
      </w:p>
      <w:tr>
        <w:tc>
          <w:p>
            <w:r>
              <w:t/>
            </w:r>
          </w:p>
        </w:tc>
      </w:tr>
      <w:tr>
        <w:tc>
          <w:p>
            <w:r>
              <w:t/>
            </w:r>
          </w:p>
        </w:tc>
      </w:tr>
      <w:tr>
        <w:tc>
          <w:p>
            <w:r>
              <w:t>{%tr endfor %}</w:t>
            </w:r>
          </w:p>
        </w:tc>
      </w:tr>
    </w:tbl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spacing w:lineRule="auto" w:line="463"/>
        <w:ind w:hanging="4" w:start="6" w:end="225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{{ no_corresponde_texto }}. Art. 2°.- PROTOCOLÍCESE,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comuníquese a quienes corresponda y archívese.-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RESOLUCIÓN N°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{{resolucion_nro}}/25</w:t>
      </w:r>
    </w:p>
    <w:p>
      <w:pPr>
        <w:pStyle w:val="Normal"/>
        <w:widowControl w:val="false"/>
        <w:spacing w:lineRule="auto" w:line="240"/>
        <w:ind w:start="338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GOBIERNO DE LA PROVINCIA DE CÓRDOBA </w:t>
      </w:r>
    </w:p>
    <w:p>
      <w:pPr>
        <w:pStyle w:val="Normal"/>
        <w:widowControl w:val="false"/>
        <w:spacing w:lineRule="auto" w:line="240" w:before="22" w:after="0"/>
        <w:ind w:start="2126"/>
        <w:rPr>
          <w:b/>
          <w:color w:val="000000"/>
          <w:sz w:val="19"/>
          <w:szCs w:val="19"/>
        </w:rPr>
      </w:pPr>
      <w:r>
        <w:rPr/>
        <w:drawing>
          <wp:inline distT="0" distB="0" distL="0" distR="0">
            <wp:extent cx="425450" cy="481330"/>
            <wp:effectExtent l="0" t="0" r="0" b="0"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8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240"/>
        <w:ind w:start="1124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MINISTERIO DE EDUCACIÓN </w:t>
      </w:r>
    </w:p>
    <w:p>
      <w:pPr>
        <w:pStyle w:val="Normal"/>
        <w:widowControl w:val="false"/>
        <w:spacing w:lineRule="auto" w:line="240"/>
        <w:ind w:start="1283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SECRETARÍA DE EDUCACIÓN  </w:t>
      </w:r>
    </w:p>
    <w:p>
      <w:pPr>
        <w:pStyle w:val="Normal"/>
        <w:widowControl w:val="false"/>
        <w:spacing w:lineRule="auto" w:line="240"/>
        <w:ind w:start="538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DIRECCIÓN GENERAL DE EDUCACIÓN TÉCNICA </w:t>
      </w:r>
    </w:p>
    <w:p>
      <w:pPr>
        <w:pStyle w:val="Normal"/>
        <w:widowControl w:val="false"/>
        <w:spacing w:lineRule="auto" w:line="240"/>
        <w:ind w:start="1249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Y FORMACIÓN PROFESIONAL</w:t>
      </w:r>
    </w:p>
    <w:p>
      <w:pPr>
        <w:pStyle w:val="Normal"/>
        <w:widowControl w:val="false"/>
        <w:spacing w:lineRule="auto" w:line="240" w:before="382" w:after="0"/>
        <w:ind w:start="2465"/>
        <w:rPr>
          <w:b/>
          <w:color w:val="000000"/>
          <w:sz w:val="16"/>
          <w:szCs w:val="16"/>
        </w:rPr>
      </w:pPr>
      <w:r>
        <w:rPr/>
        <w:drawing>
          <wp:inline distT="0" distB="0" distL="0" distR="0">
            <wp:extent cx="1748155" cy="952500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15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297305" cy="166624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166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26" w:right="300" w:gutter="0" w:header="0" w:top="975" w:footer="0" w:bottom="405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5be1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AR" w:eastAsia="es-A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Application>LibreOffice/26.2.5.2$Windows_X86_64 LibreOffice_project/cd7284b4cbbfeb507e630c1aac019f4157393acb</Application>
  <AppVersion>15.0000</AppVersion>
  <Pages>3</Pages>
  <Words>350</Words>
  <Characters>2356</Characters>
  <CharactersWithSpaces>2685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2025-09-12T17:54:00Z</dcterms:created>
  <dc:creator>ISPC</dc:creator>
  <dc:description/>
  <dc:language>es-AR</dc:language>
  <cp:lastModifiedBy/>
  <dcterms:modified xsi:type="dcterms:W3CDTF">2026-09-03T11:49:00Z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